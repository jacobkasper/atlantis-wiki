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63FAF0" w14:textId="77777777" w:rsidR="00703BD1" w:rsidRPr="008B5497" w:rsidRDefault="000F1D28">
      <w:pPr>
        <w:rPr>
          <w:b/>
          <w:lang w:val="en-US"/>
        </w:rPr>
      </w:pPr>
      <w:r w:rsidRPr="008B5497">
        <w:rPr>
          <w:b/>
          <w:lang w:val="en-US"/>
        </w:rPr>
        <w:t>Notes – Session 11</w:t>
      </w:r>
    </w:p>
    <w:p w14:paraId="359E9D68" w14:textId="77777777" w:rsidR="000F1D28" w:rsidRPr="008B5497" w:rsidRDefault="000F1D28">
      <w:pPr>
        <w:rPr>
          <w:b/>
          <w:lang w:val="en-US"/>
        </w:rPr>
      </w:pPr>
    </w:p>
    <w:p w14:paraId="21097EEB" w14:textId="77777777" w:rsidR="000F1D28" w:rsidRDefault="000F1D28" w:rsidP="000F1D28">
      <w:pPr>
        <w:rPr>
          <w:lang w:val="en-US"/>
        </w:rPr>
      </w:pPr>
      <w:r w:rsidRPr="00975297">
        <w:rPr>
          <w:lang w:val="en-US"/>
        </w:rPr>
        <w:t>1</w:t>
      </w:r>
      <w:r w:rsidR="00175716">
        <w:rPr>
          <w:lang w:val="en-US"/>
        </w:rPr>
        <w:t xml:space="preserve"> (Isaac</w:t>
      </w:r>
      <w:r>
        <w:rPr>
          <w:lang w:val="en-US"/>
        </w:rPr>
        <w:t xml:space="preserve"> </w:t>
      </w:r>
      <w:proofErr w:type="gramStart"/>
      <w:r w:rsidRPr="00975297">
        <w:rPr>
          <w:lang w:val="en-US"/>
        </w:rPr>
        <w:t xml:space="preserve">– </w:t>
      </w:r>
      <w:r w:rsidR="00175716">
        <w:rPr>
          <w:lang w:val="en-US"/>
        </w:rPr>
        <w:t xml:space="preserve"> introduction</w:t>
      </w:r>
      <w:proofErr w:type="gramEnd"/>
      <w:r w:rsidR="00175716">
        <w:rPr>
          <w:lang w:val="en-US"/>
        </w:rPr>
        <w:t xml:space="preserve"> to wiki)</w:t>
      </w:r>
    </w:p>
    <w:p w14:paraId="0456B293" w14:textId="77777777" w:rsidR="000F1D28" w:rsidRDefault="000F1D28" w:rsidP="000F1D28">
      <w:pPr>
        <w:rPr>
          <w:lang w:val="en-US"/>
        </w:rPr>
      </w:pPr>
      <w:r>
        <w:rPr>
          <w:lang w:val="en-US"/>
        </w:rPr>
        <w:t>Using the wiki:</w:t>
      </w:r>
      <w:r w:rsidRPr="00975297">
        <w:rPr>
          <w:lang w:val="en-US"/>
        </w:rPr>
        <w:t xml:space="preserve"> Getting help – </w:t>
      </w:r>
      <w:r>
        <w:rPr>
          <w:lang w:val="en-US"/>
        </w:rPr>
        <w:t xml:space="preserve">here a </w:t>
      </w:r>
      <w:r w:rsidRPr="00975297">
        <w:rPr>
          <w:lang w:val="en-US"/>
        </w:rPr>
        <w:t xml:space="preserve">link to the </w:t>
      </w:r>
      <w:proofErr w:type="spellStart"/>
      <w:r w:rsidRPr="00975297">
        <w:rPr>
          <w:lang w:val="en-US"/>
        </w:rPr>
        <w:t>google</w:t>
      </w:r>
      <w:proofErr w:type="spellEnd"/>
      <w:r w:rsidRPr="00975297">
        <w:rPr>
          <w:lang w:val="en-US"/>
        </w:rPr>
        <w:t xml:space="preserve"> group</w:t>
      </w:r>
      <w:r>
        <w:rPr>
          <w:lang w:val="en-US"/>
        </w:rPr>
        <w:t xml:space="preserve"> </w:t>
      </w:r>
      <w:ins w:id="0" w:author="mettem" w:date="2015-12-11T03:21:00Z">
        <w:r w:rsidR="00FA211B">
          <w:rPr>
            <w:lang w:val="en-US"/>
          </w:rPr>
          <w:t xml:space="preserve">can </w:t>
        </w:r>
      </w:ins>
      <w:r>
        <w:rPr>
          <w:lang w:val="en-US"/>
        </w:rPr>
        <w:t xml:space="preserve">be found. </w:t>
      </w:r>
      <w:r w:rsidR="00AE0B8A">
        <w:rPr>
          <w:lang w:val="en-US"/>
        </w:rPr>
        <w:t xml:space="preserve">Everyone should contribute </w:t>
      </w:r>
      <w:ins w:id="1" w:author="mettem" w:date="2015-12-11T03:22:00Z">
        <w:r w:rsidR="00FA211B">
          <w:rPr>
            <w:lang w:val="en-US"/>
          </w:rPr>
          <w:t>on the wiki</w:t>
        </w:r>
      </w:ins>
      <w:r w:rsidR="00AE0B8A">
        <w:rPr>
          <w:lang w:val="en-US"/>
        </w:rPr>
        <w:t xml:space="preserve">, but questions etc can be posted at google before a more polished version can be added to FAQ. </w:t>
      </w:r>
    </w:p>
    <w:p w14:paraId="0D0D6388" w14:textId="77777777" w:rsidR="00AE0B8A" w:rsidRDefault="00AE0B8A" w:rsidP="000F1D28">
      <w:pPr>
        <w:rPr>
          <w:lang w:val="en-US"/>
        </w:rPr>
      </w:pPr>
    </w:p>
    <w:p w14:paraId="55B01FBD" w14:textId="77777777" w:rsidR="000F1D28" w:rsidRDefault="00175716" w:rsidP="000F1D28">
      <w:pPr>
        <w:rPr>
          <w:lang w:val="en-US"/>
        </w:rPr>
      </w:pPr>
      <w:r>
        <w:rPr>
          <w:lang w:val="en-US"/>
        </w:rPr>
        <w:t>2 (</w:t>
      </w:r>
      <w:r w:rsidR="000F1D28">
        <w:rPr>
          <w:lang w:val="en-US"/>
        </w:rPr>
        <w:t>Mette – model skill assessment and sensitivity analyses</w:t>
      </w:r>
      <w:r>
        <w:rPr>
          <w:lang w:val="en-US"/>
        </w:rPr>
        <w:t>)</w:t>
      </w:r>
    </w:p>
    <w:p w14:paraId="60BE6C80" w14:textId="77777777" w:rsidR="000F1D28" w:rsidRDefault="00175716" w:rsidP="000F1D28">
      <w:pPr>
        <w:rPr>
          <w:lang w:val="en-US"/>
        </w:rPr>
      </w:pPr>
      <w:r>
        <w:rPr>
          <w:lang w:val="en-US"/>
        </w:rPr>
        <w:t>Presentation on ‘W</w:t>
      </w:r>
      <w:r w:rsidR="000F1D28">
        <w:rPr>
          <w:lang w:val="en-US"/>
        </w:rPr>
        <w:t>hen is a model good enough?</w:t>
      </w:r>
      <w:r>
        <w:rPr>
          <w:lang w:val="en-US"/>
        </w:rPr>
        <w:t xml:space="preserve">’. </w:t>
      </w:r>
      <w:proofErr w:type="spellStart"/>
      <w:proofErr w:type="gramStart"/>
      <w:ins w:id="2" w:author="mettem" w:date="2015-12-11T03:22:00Z">
        <w:r w:rsidR="00FA211B">
          <w:rPr>
            <w:lang w:val="en-US"/>
          </w:rPr>
          <w:t>Modellers</w:t>
        </w:r>
        <w:proofErr w:type="spellEnd"/>
        <w:r w:rsidR="00FA211B">
          <w:rPr>
            <w:lang w:val="en-US"/>
          </w:rPr>
          <w:t xml:space="preserve"> needs</w:t>
        </w:r>
        <w:proofErr w:type="gramEnd"/>
        <w:r w:rsidR="00FA211B">
          <w:rPr>
            <w:lang w:val="en-US"/>
          </w:rPr>
          <w:t xml:space="preserve"> to </w:t>
        </w:r>
      </w:ins>
      <w:r>
        <w:rPr>
          <w:lang w:val="en-US"/>
        </w:rPr>
        <w:t xml:space="preserve">know </w:t>
      </w:r>
      <w:ins w:id="3" w:author="mettem" w:date="2015-12-11T03:22:00Z">
        <w:r w:rsidR="00FA211B">
          <w:rPr>
            <w:lang w:val="en-US"/>
          </w:rPr>
          <w:t xml:space="preserve">the performance of their models to decide what it </w:t>
        </w:r>
      </w:ins>
      <w:ins w:id="4" w:author="mettem" w:date="2015-12-11T03:23:00Z">
        <w:r w:rsidR="00FA211B">
          <w:rPr>
            <w:lang w:val="en-US"/>
          </w:rPr>
          <w:t>can be used for. Model performance also needs to be communicated to reviewers, stakeholders etc.</w:t>
        </w:r>
      </w:ins>
    </w:p>
    <w:p w14:paraId="04555859" w14:textId="77777777" w:rsidR="000F1D28" w:rsidRDefault="000F1D28" w:rsidP="000F1D28">
      <w:pPr>
        <w:rPr>
          <w:lang w:val="en-US"/>
        </w:rPr>
      </w:pPr>
    </w:p>
    <w:p w14:paraId="592B0CBF" w14:textId="77777777" w:rsidR="000F1D28" w:rsidRDefault="000F1D28" w:rsidP="000F1D28">
      <w:pPr>
        <w:rPr>
          <w:lang w:val="en-US"/>
        </w:rPr>
      </w:pPr>
      <w:r>
        <w:rPr>
          <w:lang w:val="en-US"/>
        </w:rPr>
        <w:t>3</w:t>
      </w:r>
      <w:r w:rsidR="00D02F13">
        <w:rPr>
          <w:lang w:val="en-US"/>
        </w:rPr>
        <w:t xml:space="preserve"> (Erik – skill assessment of NEUS atlantis)</w:t>
      </w:r>
    </w:p>
    <w:p w14:paraId="6394E0FD" w14:textId="77777777" w:rsidR="00FD0810" w:rsidRDefault="00D02F13" w:rsidP="000F1D28">
      <w:pPr>
        <w:rPr>
          <w:lang w:val="en-US"/>
        </w:rPr>
      </w:pPr>
      <w:r>
        <w:rPr>
          <w:lang w:val="en-US"/>
        </w:rPr>
        <w:t>Using metrics presented in Stow et al (2009) and Fulton et al (2005). The model was assessed both in hindcast and in forecast (2004-2013).</w:t>
      </w:r>
      <w:r w:rsidR="000F1D28">
        <w:rPr>
          <w:lang w:val="en-US"/>
        </w:rPr>
        <w:t xml:space="preserve"> </w:t>
      </w:r>
      <w:ins w:id="5" w:author="mettem" w:date="2015-12-11T03:24:00Z">
        <w:r w:rsidR="00FA211B">
          <w:rPr>
            <w:lang w:val="en-US"/>
          </w:rPr>
          <w:t>Skill was best for the species in focus during tuni</w:t>
        </w:r>
      </w:ins>
      <w:ins w:id="6" w:author="Hansen Cecilie" w:date="2015-12-11T09:20:00Z">
        <w:r w:rsidR="008B5497">
          <w:rPr>
            <w:lang w:val="en-US"/>
          </w:rPr>
          <w:t>n</w:t>
        </w:r>
      </w:ins>
      <w:ins w:id="7" w:author="mettem" w:date="2015-12-11T03:24:00Z">
        <w:r w:rsidR="00FA211B">
          <w:rPr>
            <w:lang w:val="en-US"/>
          </w:rPr>
          <w:t xml:space="preserve">g (e.g., commercial fish species), and showed promising results for </w:t>
        </w:r>
      </w:ins>
      <w:ins w:id="8" w:author="mettem" w:date="2015-12-11T03:25:00Z">
        <w:r w:rsidR="00FA211B">
          <w:rPr>
            <w:lang w:val="en-US"/>
          </w:rPr>
          <w:t xml:space="preserve">integrated </w:t>
        </w:r>
      </w:ins>
      <w:ins w:id="9" w:author="mettem" w:date="2015-12-11T03:24:00Z">
        <w:r w:rsidR="00FA211B">
          <w:rPr>
            <w:lang w:val="en-US"/>
          </w:rPr>
          <w:t xml:space="preserve">ecosystem indicators </w:t>
        </w:r>
      </w:ins>
      <w:ins w:id="10" w:author="mettem" w:date="2015-12-11T03:25:00Z">
        <w:r w:rsidR="00FA211B">
          <w:rPr>
            <w:lang w:val="en-US"/>
          </w:rPr>
          <w:t xml:space="preserve">and for forecasts. The skill assessment will be used to guide further tuning to improve the </w:t>
        </w:r>
      </w:ins>
      <w:r w:rsidR="000F1D28">
        <w:rPr>
          <w:lang w:val="en-US"/>
        </w:rPr>
        <w:t xml:space="preserve">results. </w:t>
      </w:r>
      <w:r w:rsidR="00C745F3">
        <w:rPr>
          <w:lang w:val="en-US"/>
        </w:rPr>
        <w:t>In particular the model efficiency provides good information about the skill. One question that arised is : should we u</w:t>
      </w:r>
      <w:r w:rsidR="000F1D28">
        <w:rPr>
          <w:lang w:val="en-US"/>
        </w:rPr>
        <w:t>se more time on tuning ecological indicators?</w:t>
      </w:r>
      <w:r w:rsidR="00FD0810">
        <w:rPr>
          <w:lang w:val="en-US"/>
        </w:rPr>
        <w:t xml:space="preserve"> </w:t>
      </w:r>
    </w:p>
    <w:p w14:paraId="61882F70" w14:textId="77777777" w:rsidR="00FD0810" w:rsidRDefault="00FD0810" w:rsidP="000F1D28">
      <w:pPr>
        <w:rPr>
          <w:lang w:val="en-US"/>
        </w:rPr>
      </w:pPr>
    </w:p>
    <w:p w14:paraId="0B45E592" w14:textId="00B0B3FD" w:rsidR="00FD0810" w:rsidRDefault="00FD0810" w:rsidP="000F1D28">
      <w:pPr>
        <w:rPr>
          <w:lang w:val="en-US"/>
        </w:rPr>
      </w:pPr>
      <w:r>
        <w:rPr>
          <w:lang w:val="en-US"/>
        </w:rPr>
        <w:t xml:space="preserve">Discussion: </w:t>
      </w:r>
      <w:ins w:id="11" w:author="mettem" w:date="2015-12-11T03:26:00Z">
        <w:r w:rsidR="00ED3ADB">
          <w:rPr>
            <w:lang w:val="en-US"/>
          </w:rPr>
          <w:t xml:space="preserve">When using many metrics to assess skill, how to avoid </w:t>
        </w:r>
      </w:ins>
      <w:ins w:id="12" w:author="mettem" w:date="2015-12-11T03:27:00Z">
        <w:r w:rsidR="000A290D">
          <w:rPr>
            <w:lang w:val="en-US"/>
          </w:rPr>
          <w:t xml:space="preserve">random results? </w:t>
        </w:r>
      </w:ins>
      <w:ins w:id="13" w:author="mettem" w:date="2015-12-11T03:33:00Z">
        <w:r w:rsidR="00826C24">
          <w:rPr>
            <w:lang w:val="en-US"/>
          </w:rPr>
          <w:t>Check by c</w:t>
        </w:r>
      </w:ins>
      <w:ins w:id="14" w:author="mettem" w:date="2015-12-11T03:32:00Z">
        <w:r w:rsidR="00826C24">
          <w:rPr>
            <w:lang w:val="en-US"/>
          </w:rPr>
          <w:t>ompar</w:t>
        </w:r>
      </w:ins>
      <w:ins w:id="15" w:author="mettem" w:date="2015-12-11T03:33:00Z">
        <w:r w:rsidR="00826C24">
          <w:rPr>
            <w:lang w:val="en-US"/>
          </w:rPr>
          <w:t>ing</w:t>
        </w:r>
      </w:ins>
      <w:ins w:id="16" w:author="mettem" w:date="2015-12-11T03:32:00Z">
        <w:r w:rsidR="00826C24">
          <w:rPr>
            <w:lang w:val="en-US"/>
          </w:rPr>
          <w:t xml:space="preserve"> with time series</w:t>
        </w:r>
      </w:ins>
      <w:ins w:id="17" w:author="mettem" w:date="2015-12-11T03:33:00Z">
        <w:r w:rsidR="00826C24">
          <w:rPr>
            <w:lang w:val="en-US"/>
          </w:rPr>
          <w:t>, possibilities for running simulation tests</w:t>
        </w:r>
      </w:ins>
      <w:ins w:id="18" w:author="Hansen Cecilie" w:date="2015-12-14T12:26:00Z">
        <w:r w:rsidR="00A345CD">
          <w:rPr>
            <w:lang w:val="en-US"/>
          </w:rPr>
          <w:t xml:space="preserve">. </w:t>
        </w:r>
      </w:ins>
      <w:r>
        <w:rPr>
          <w:lang w:val="en-US"/>
        </w:rPr>
        <w:t>A combination of at least three metrics should be used.</w:t>
      </w:r>
    </w:p>
    <w:p w14:paraId="1384CDFC" w14:textId="77777777" w:rsidR="00FD0810" w:rsidRDefault="00FD0810" w:rsidP="000F1D28">
      <w:pPr>
        <w:rPr>
          <w:lang w:val="en-US"/>
        </w:rPr>
      </w:pPr>
    </w:p>
    <w:p w14:paraId="68DEFC02" w14:textId="0BBC4B55" w:rsidR="000F1D28" w:rsidRDefault="00FD0810" w:rsidP="000F1D28">
      <w:pPr>
        <w:rPr>
          <w:lang w:val="en-US"/>
        </w:rPr>
      </w:pPr>
      <w:r>
        <w:rPr>
          <w:lang w:val="en-US"/>
        </w:rPr>
        <w:t xml:space="preserve">When </w:t>
      </w:r>
      <w:ins w:id="19" w:author="mettem" w:date="2015-12-11T03:33:00Z">
        <w:r w:rsidR="00826C24">
          <w:rPr>
            <w:lang w:val="en-US"/>
          </w:rPr>
          <w:t>performing</w:t>
        </w:r>
      </w:ins>
      <w:r>
        <w:rPr>
          <w:lang w:val="en-US"/>
        </w:rPr>
        <w:t xml:space="preserve"> forecast</w:t>
      </w:r>
      <w:ins w:id="20" w:author="mettem" w:date="2015-12-11T03:33:00Z">
        <w:r w:rsidR="00826C24">
          <w:rPr>
            <w:lang w:val="en-US"/>
          </w:rPr>
          <w:t>s</w:t>
        </w:r>
      </w:ins>
      <w:r>
        <w:rPr>
          <w:lang w:val="en-US"/>
        </w:rPr>
        <w:t xml:space="preserve"> one assumes that todays ‘truth’ will hold into the future</w:t>
      </w:r>
      <w:ins w:id="21" w:author="mettem" w:date="2015-12-11T03:34:00Z">
        <w:r w:rsidR="00826C24">
          <w:rPr>
            <w:lang w:val="en-US"/>
          </w:rPr>
          <w:t xml:space="preserve">, and using a different set of parameters for ‘current’ situation was proposed.  However, within </w:t>
        </w:r>
      </w:ins>
      <w:ins w:id="22" w:author="mettem" w:date="2015-12-11T03:33:00Z">
        <w:r w:rsidR="00826C24">
          <w:rPr>
            <w:lang w:val="en-US"/>
          </w:rPr>
          <w:t xml:space="preserve">the </w:t>
        </w:r>
      </w:ins>
      <w:r>
        <w:rPr>
          <w:lang w:val="en-US"/>
        </w:rPr>
        <w:t xml:space="preserve">timeframe </w:t>
      </w:r>
      <w:ins w:id="23" w:author="mettem" w:date="2015-12-11T03:33:00Z">
        <w:r w:rsidR="00826C24">
          <w:rPr>
            <w:lang w:val="en-US"/>
          </w:rPr>
          <w:t xml:space="preserve">of </w:t>
        </w:r>
      </w:ins>
      <w:ins w:id="24" w:author="mettem" w:date="2015-12-11T03:35:00Z">
        <w:r w:rsidR="00826C24">
          <w:rPr>
            <w:lang w:val="en-US"/>
          </w:rPr>
          <w:t>these predictions</w:t>
        </w:r>
      </w:ins>
      <w:ins w:id="25" w:author="mettem" w:date="2015-12-11T03:33:00Z">
        <w:r w:rsidR="00826C24">
          <w:rPr>
            <w:lang w:val="en-US"/>
          </w:rPr>
          <w:t xml:space="preserve">, 10 years, </w:t>
        </w:r>
      </w:ins>
      <w:r>
        <w:rPr>
          <w:lang w:val="en-US"/>
        </w:rPr>
        <w:t>it should be of less concern</w:t>
      </w:r>
      <w:ins w:id="26" w:author="mettem" w:date="2015-12-11T03:35:00Z">
        <w:r w:rsidR="00826C24">
          <w:rPr>
            <w:lang w:val="en-US"/>
          </w:rPr>
          <w:t xml:space="preserve">. </w:t>
        </w:r>
      </w:ins>
      <w:r>
        <w:rPr>
          <w:lang w:val="en-US"/>
        </w:rPr>
        <w:t>An option is to have multiple parameter sets explaining different time periods</w:t>
      </w:r>
      <w:r w:rsidR="000F1D28">
        <w:rPr>
          <w:lang w:val="en-US"/>
        </w:rPr>
        <w:t xml:space="preserve">. </w:t>
      </w:r>
      <w:r>
        <w:rPr>
          <w:lang w:val="en-US"/>
        </w:rPr>
        <w:t xml:space="preserve">Abrupt changes such as regimeshifts are difficult to model, but should again reflect this in what the model is used for. </w:t>
      </w:r>
    </w:p>
    <w:p w14:paraId="4D76D329" w14:textId="77777777" w:rsidR="000F1D28" w:rsidRDefault="000F1D28" w:rsidP="000F1D28">
      <w:pPr>
        <w:rPr>
          <w:lang w:val="en-US"/>
        </w:rPr>
      </w:pPr>
    </w:p>
    <w:p w14:paraId="628F9E17" w14:textId="77777777" w:rsidR="000F1D28" w:rsidRDefault="006D2C7D" w:rsidP="000F1D28">
      <w:pPr>
        <w:rPr>
          <w:lang w:val="en-US"/>
        </w:rPr>
      </w:pPr>
      <w:r>
        <w:rPr>
          <w:lang w:val="en-US"/>
        </w:rPr>
        <w:t>4 (</w:t>
      </w:r>
      <w:r w:rsidR="000F1D28">
        <w:rPr>
          <w:lang w:val="en-US"/>
        </w:rPr>
        <w:t>Cecilie</w:t>
      </w:r>
      <w:r>
        <w:rPr>
          <w:lang w:val="en-US"/>
        </w:rPr>
        <w:t xml:space="preserve"> – sensitivity analysis for NoBa)</w:t>
      </w:r>
    </w:p>
    <w:p w14:paraId="3AB0BC29" w14:textId="77777777" w:rsidR="000F1D28" w:rsidRDefault="000F1D28" w:rsidP="000F1D28">
      <w:pPr>
        <w:rPr>
          <w:ins w:id="27" w:author="mettem" w:date="2015-12-11T03:35:00Z"/>
          <w:lang w:val="en-US"/>
        </w:rPr>
      </w:pPr>
    </w:p>
    <w:p w14:paraId="292F48A3" w14:textId="77777777" w:rsidR="00791AC9" w:rsidRDefault="00791AC9" w:rsidP="000F1D28">
      <w:pPr>
        <w:rPr>
          <w:ins w:id="28" w:author="mettem" w:date="2015-12-11T03:35:00Z"/>
          <w:lang w:val="en-US"/>
        </w:rPr>
      </w:pPr>
      <w:ins w:id="29" w:author="mettem" w:date="2015-12-11T03:36:00Z">
        <w:r>
          <w:rPr>
            <w:lang w:val="en-US"/>
          </w:rPr>
          <w:t xml:space="preserve">Cecilie presented results from a sensitivity study, were key parameters for key species were increased or decreased by 25%, either separately or </w:t>
        </w:r>
      </w:ins>
      <w:ins w:id="30" w:author="mettem" w:date="2015-12-11T03:37:00Z">
        <w:r w:rsidR="003D1D1D">
          <w:rPr>
            <w:lang w:val="en-US"/>
          </w:rPr>
          <w:t>in combined runs. The results demonstrate high buffering capacity of the system, and direct effects of perturbations were strongest.</w:t>
        </w:r>
      </w:ins>
      <w:ins w:id="31" w:author="mettem" w:date="2015-12-11T03:38:00Z">
        <w:r w:rsidR="003D1D1D">
          <w:rPr>
            <w:lang w:val="en-US"/>
          </w:rPr>
          <w:t xml:space="preserve"> Also, responses to perturbing two parameters </w:t>
        </w:r>
      </w:ins>
      <w:ins w:id="32" w:author="mettem" w:date="2015-12-11T03:39:00Z">
        <w:r w:rsidR="003D1D1D">
          <w:rPr>
            <w:lang w:val="en-US"/>
          </w:rPr>
          <w:t xml:space="preserve">were </w:t>
        </w:r>
      </w:ins>
      <w:ins w:id="33" w:author="mettem" w:date="2015-12-11T03:38:00Z">
        <w:r w:rsidR="003D1D1D">
          <w:rPr>
            <w:lang w:val="en-US"/>
          </w:rPr>
          <w:t xml:space="preserve">typically stronger than responses to </w:t>
        </w:r>
      </w:ins>
      <w:ins w:id="34" w:author="mettem" w:date="2015-12-11T03:39:00Z">
        <w:r w:rsidR="003D1D1D">
          <w:rPr>
            <w:lang w:val="en-US"/>
          </w:rPr>
          <w:t xml:space="preserve">single parameter perturbations. </w:t>
        </w:r>
      </w:ins>
      <w:ins w:id="35" w:author="mettem" w:date="2015-12-11T03:37:00Z">
        <w:r w:rsidR="003D1D1D">
          <w:rPr>
            <w:lang w:val="en-US"/>
          </w:rPr>
          <w:t xml:space="preserve"> </w:t>
        </w:r>
      </w:ins>
    </w:p>
    <w:p w14:paraId="16026398" w14:textId="77777777" w:rsidR="00791AC9" w:rsidRDefault="00791AC9" w:rsidP="000F1D28">
      <w:pPr>
        <w:rPr>
          <w:ins w:id="36" w:author="mettem" w:date="2015-12-11T03:35:00Z"/>
          <w:lang w:val="en-US"/>
        </w:rPr>
      </w:pPr>
    </w:p>
    <w:p w14:paraId="74B3718B" w14:textId="77777777" w:rsidR="00791AC9" w:rsidRDefault="00791AC9" w:rsidP="000F1D28">
      <w:pPr>
        <w:rPr>
          <w:lang w:val="en-US"/>
        </w:rPr>
      </w:pPr>
    </w:p>
    <w:p w14:paraId="2317CB99" w14:textId="77777777" w:rsidR="000F1D28" w:rsidRDefault="006D2C7D" w:rsidP="000F1D28">
      <w:pPr>
        <w:rPr>
          <w:lang w:val="en-US"/>
        </w:rPr>
      </w:pPr>
      <w:r>
        <w:rPr>
          <w:lang w:val="en-US"/>
        </w:rPr>
        <w:t>5 (</w:t>
      </w:r>
      <w:r w:rsidR="000F1D28">
        <w:rPr>
          <w:lang w:val="en-US"/>
        </w:rPr>
        <w:t>Isaac: sensitivity analysis:  three steps for testing model performance</w:t>
      </w:r>
      <w:r>
        <w:rPr>
          <w:lang w:val="en-US"/>
        </w:rPr>
        <w:t>)</w:t>
      </w:r>
    </w:p>
    <w:p w14:paraId="62EA67D9" w14:textId="77777777" w:rsidR="006D2C7D" w:rsidRDefault="006D2C7D" w:rsidP="000F1D28">
      <w:pPr>
        <w:rPr>
          <w:lang w:val="en-US"/>
        </w:rPr>
      </w:pPr>
    </w:p>
    <w:p w14:paraId="559EE3AC" w14:textId="77777777" w:rsidR="00084F86" w:rsidRDefault="0080407F" w:rsidP="000F1D28">
      <w:pPr>
        <w:rPr>
          <w:lang w:val="en-US"/>
        </w:rPr>
      </w:pPr>
      <w:r>
        <w:rPr>
          <w:lang w:val="en-US"/>
        </w:rPr>
        <w:t>Going though three steps</w:t>
      </w:r>
      <w:ins w:id="37" w:author="mettem" w:date="2015-12-11T03:40:00Z">
        <w:r w:rsidR="000C2F4C">
          <w:rPr>
            <w:lang w:val="en-US"/>
          </w:rPr>
          <w:t xml:space="preserve"> during parameterization and calibration</w:t>
        </w:r>
      </w:ins>
      <w:r w:rsidR="006D2C7D">
        <w:rPr>
          <w:lang w:val="en-US"/>
        </w:rPr>
        <w:t xml:space="preserve">: </w:t>
      </w:r>
      <w:proofErr w:type="spellStart"/>
      <w:r w:rsidR="000F1D28">
        <w:rPr>
          <w:lang w:val="en-US"/>
        </w:rPr>
        <w:t>unfished</w:t>
      </w:r>
      <w:proofErr w:type="spellEnd"/>
      <w:r w:rsidR="000F1D28">
        <w:rPr>
          <w:lang w:val="en-US"/>
        </w:rPr>
        <w:t>, fixed fishing mortalitie</w:t>
      </w:r>
      <w:r>
        <w:rPr>
          <w:lang w:val="en-US"/>
        </w:rPr>
        <w:t>s</w:t>
      </w:r>
      <w:r w:rsidR="000F1D28">
        <w:rPr>
          <w:lang w:val="en-US"/>
        </w:rPr>
        <w:t xml:space="preserve">, </w:t>
      </w:r>
      <w:r>
        <w:rPr>
          <w:lang w:val="en-US"/>
        </w:rPr>
        <w:t xml:space="preserve">and </w:t>
      </w:r>
      <w:r w:rsidR="000F1D28">
        <w:rPr>
          <w:lang w:val="en-US"/>
        </w:rPr>
        <w:t xml:space="preserve">comparison to historical trends. </w:t>
      </w:r>
      <w:ins w:id="38" w:author="mettem" w:date="2015-12-11T03:41:00Z">
        <w:r w:rsidR="000C2F4C">
          <w:rPr>
            <w:lang w:val="en-US"/>
          </w:rPr>
          <w:t>T</w:t>
        </w:r>
      </w:ins>
      <w:r>
        <w:rPr>
          <w:lang w:val="en-US"/>
        </w:rPr>
        <w:t>he first step</w:t>
      </w:r>
      <w:ins w:id="39" w:author="mettem" w:date="2015-12-11T03:41:00Z">
        <w:r w:rsidR="000C2F4C">
          <w:rPr>
            <w:lang w:val="en-US"/>
          </w:rPr>
          <w:t xml:space="preserve">: </w:t>
        </w:r>
      </w:ins>
      <w:r>
        <w:rPr>
          <w:lang w:val="en-US"/>
        </w:rPr>
        <w:t>no components should go extinct.  Unfished biomass/abundance should stay within 20-50% of the numbers found in literature. Age classes should be stable.  At the second stage: t</w:t>
      </w:r>
      <w:r w:rsidR="000F1D28">
        <w:rPr>
          <w:lang w:val="en-US"/>
        </w:rPr>
        <w:t xml:space="preserve">esting the recruitment etc. by msy and fmsy. </w:t>
      </w:r>
      <w:r>
        <w:rPr>
          <w:lang w:val="en-US"/>
        </w:rPr>
        <w:t xml:space="preserve">At what levels are the </w:t>
      </w:r>
      <w:r>
        <w:rPr>
          <w:lang w:val="en-US"/>
        </w:rPr>
        <w:lastRenderedPageBreak/>
        <w:t xml:space="preserve">components sustainable: this level can be discussed with single-species assessment experts. </w:t>
      </w:r>
      <w:r w:rsidR="000F1D28">
        <w:rPr>
          <w:lang w:val="en-US"/>
        </w:rPr>
        <w:t xml:space="preserve">Third phase includes fitting to historical data.  </w:t>
      </w:r>
      <w:proofErr w:type="gramStart"/>
      <w:r w:rsidR="000F1D28">
        <w:rPr>
          <w:lang w:val="en-US"/>
        </w:rPr>
        <w:t xml:space="preserve">Typical difficult to fit </w:t>
      </w:r>
      <w:r w:rsidR="000E3C42">
        <w:rPr>
          <w:lang w:val="en-US"/>
        </w:rPr>
        <w:t xml:space="preserve">for </w:t>
      </w:r>
      <w:r w:rsidR="000F1D28">
        <w:rPr>
          <w:lang w:val="en-US"/>
        </w:rPr>
        <w:t xml:space="preserve">the pelagic groups </w:t>
      </w:r>
      <w:ins w:id="40" w:author="mettem" w:date="2015-12-11T03:42:00Z">
        <w:r w:rsidR="000C2F4C">
          <w:rPr>
            <w:lang w:val="en-US"/>
          </w:rPr>
          <w:t xml:space="preserve">due to </w:t>
        </w:r>
      </w:ins>
      <w:r w:rsidR="000F1D28">
        <w:rPr>
          <w:lang w:val="en-US"/>
        </w:rPr>
        <w:t>dynamic recruitment.</w:t>
      </w:r>
      <w:proofErr w:type="gramEnd"/>
      <w:r w:rsidR="000F1D28">
        <w:rPr>
          <w:lang w:val="en-US"/>
        </w:rPr>
        <w:t xml:space="preserve">  </w:t>
      </w:r>
      <w:r w:rsidR="00084F86">
        <w:rPr>
          <w:lang w:val="en-US"/>
        </w:rPr>
        <w:t xml:space="preserve">The natural mortality levels in </w:t>
      </w:r>
      <w:ins w:id="41" w:author="mettem" w:date="2015-12-11T03:42:00Z">
        <w:r w:rsidR="000C2F4C">
          <w:rPr>
            <w:lang w:val="en-US"/>
          </w:rPr>
          <w:t xml:space="preserve">Atlantis </w:t>
        </w:r>
      </w:ins>
      <w:r w:rsidR="00084F86">
        <w:rPr>
          <w:lang w:val="en-US"/>
        </w:rPr>
        <w:t>should be compared to those used in single-assessment models (and it is important to remember that these are also just model). Again: remember what the model is intended for.</w:t>
      </w:r>
      <w:r w:rsidR="000F1D28">
        <w:rPr>
          <w:lang w:val="en-US"/>
        </w:rPr>
        <w:t xml:space="preserve"> </w:t>
      </w:r>
    </w:p>
    <w:p w14:paraId="4B911048" w14:textId="77777777" w:rsidR="00084F86" w:rsidRDefault="00084F86" w:rsidP="000F1D28">
      <w:pPr>
        <w:rPr>
          <w:lang w:val="en-US"/>
        </w:rPr>
      </w:pPr>
    </w:p>
    <w:p w14:paraId="172A68FC" w14:textId="77777777" w:rsidR="000F1D28" w:rsidRDefault="0054258D" w:rsidP="0054258D">
      <w:pPr>
        <w:rPr>
          <w:lang w:val="en-US"/>
        </w:rPr>
      </w:pPr>
      <w:r>
        <w:rPr>
          <w:lang w:val="en-US"/>
        </w:rPr>
        <w:t>Should take into account the full value of the model, compare to observations at different trophic levels (e.g. benthic surveys, chl-a from satelites, socio-economic indicators and general ecological patterns</w:t>
      </w:r>
      <w:r w:rsidR="002356A1">
        <w:rPr>
          <w:lang w:val="en-US"/>
        </w:rPr>
        <w:t>).</w:t>
      </w:r>
    </w:p>
    <w:p w14:paraId="510A4252" w14:textId="77777777" w:rsidR="002356A1" w:rsidRDefault="002356A1" w:rsidP="0054258D">
      <w:pPr>
        <w:rPr>
          <w:lang w:val="en-US"/>
        </w:rPr>
      </w:pPr>
      <w:r>
        <w:rPr>
          <w:lang w:val="en-US"/>
        </w:rPr>
        <w:t>Usually, when the model is within tolerance, little is needed to get it up to skill level. BUT – for some components you might just have to realize that it will not fit.</w:t>
      </w:r>
    </w:p>
    <w:p w14:paraId="119F152A" w14:textId="77777777" w:rsidR="000F1D28" w:rsidRDefault="000F1D28" w:rsidP="000F1D28">
      <w:pPr>
        <w:rPr>
          <w:lang w:val="en-US"/>
        </w:rPr>
      </w:pPr>
    </w:p>
    <w:p w14:paraId="1EFBA9C7" w14:textId="77777777" w:rsidR="000F1D28" w:rsidRPr="00366F28" w:rsidRDefault="000F1D28">
      <w:pPr>
        <w:rPr>
          <w:lang w:val="en-US"/>
        </w:rPr>
      </w:pPr>
      <w:bookmarkStart w:id="42" w:name="_GoBack"/>
    </w:p>
    <w:bookmarkEnd w:id="42"/>
    <w:sectPr w:rsidR="000F1D28" w:rsidRPr="00366F28" w:rsidSect="00703BD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1D28"/>
    <w:rsid w:val="00084F86"/>
    <w:rsid w:val="000A290D"/>
    <w:rsid w:val="000A52CF"/>
    <w:rsid w:val="000C2F4C"/>
    <w:rsid w:val="000E3C42"/>
    <w:rsid w:val="000F1D28"/>
    <w:rsid w:val="00175716"/>
    <w:rsid w:val="0022641D"/>
    <w:rsid w:val="002356A1"/>
    <w:rsid w:val="00366F28"/>
    <w:rsid w:val="003D1D1D"/>
    <w:rsid w:val="0054258D"/>
    <w:rsid w:val="006D2C7D"/>
    <w:rsid w:val="00703BD1"/>
    <w:rsid w:val="00791AC9"/>
    <w:rsid w:val="0080407F"/>
    <w:rsid w:val="00826C24"/>
    <w:rsid w:val="008B5497"/>
    <w:rsid w:val="00A16754"/>
    <w:rsid w:val="00A345CD"/>
    <w:rsid w:val="00AE0B8A"/>
    <w:rsid w:val="00BB6B77"/>
    <w:rsid w:val="00C745F3"/>
    <w:rsid w:val="00D02F13"/>
    <w:rsid w:val="00EC7DC0"/>
    <w:rsid w:val="00ED3ADB"/>
    <w:rsid w:val="00FA211B"/>
    <w:rsid w:val="00FD0810"/>
    <w:rsid w:val="00FF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6B716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1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11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26C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6C2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6C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6C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6C24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1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11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26C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6C2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6C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6C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6C2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533</Words>
  <Characters>3040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Havforskningsinstituttet</Company>
  <LinksUpToDate>false</LinksUpToDate>
  <CharactersWithSpaces>3566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Hansen Cecilie</dc:creator>
  <cp:lastModifiedBy>Hansen Cecilie</cp:lastModifiedBy>
  <cp:revision>5</cp:revision>
  <dcterms:created xsi:type="dcterms:W3CDTF">2015-12-11T08:21:00Z</dcterms:created>
  <dcterms:modified xsi:type="dcterms:W3CDTF">2015-12-14T11:28:00Z</dcterms:modified>
</cp:coreProperties>
</file>