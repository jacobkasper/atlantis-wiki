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11A1" w:rsidRPr="00D311A1" w:rsidRDefault="00D311A1" w:rsidP="00D311A1">
      <w:pPr>
        <w:rPr>
          <w:b/>
        </w:rPr>
      </w:pPr>
      <w:r w:rsidRPr="00D311A1">
        <w:rPr>
          <w:b/>
        </w:rPr>
        <w:t xml:space="preserve">This file is generated as a model user making progress on applying Atlantis.  The questions and answers are listed in the order of their occurrence.   You may find it is useful to read through it, or use ‘Find’ to find relevant Q&amp;As.  </w:t>
      </w:r>
    </w:p>
    <w:p w:rsidR="008213CE" w:rsidRDefault="00FD18F3">
      <w:r>
        <w:t>Q: If you want to simulation the situation without Silver carp, should I delete silver carp wherever it shows up in all input files, or can just change the parameter of group functioning (</w:t>
      </w:r>
      <w:proofErr w:type="spellStart"/>
      <w:r>
        <w:t>flagXXX</w:t>
      </w:r>
      <w:proofErr w:type="spellEnd"/>
      <w:r>
        <w:t xml:space="preserve"> in biology.prm) to make this group inactive?</w:t>
      </w:r>
    </w:p>
    <w:p w:rsidR="00FD18F3" w:rsidRDefault="00FD18F3">
      <w:r>
        <w:t xml:space="preserve">A: In the functionalGroups.csv file set </w:t>
      </w:r>
      <w:proofErr w:type="spellStart"/>
      <w:r>
        <w:t>isTurnedOn</w:t>
      </w:r>
      <w:proofErr w:type="spellEnd"/>
      <w:r>
        <w:t xml:space="preserve"> to 0 and set the matching </w:t>
      </w:r>
      <w:proofErr w:type="spellStart"/>
      <w:r>
        <w:t>flagXXX</w:t>
      </w:r>
      <w:proofErr w:type="spellEnd"/>
      <w:r>
        <w:t xml:space="preserve"> in biol.prm to 0 also (just to be sure, we have a new code release where this is no longer required but yo</w:t>
      </w:r>
      <w:r w:rsidR="00AA4803">
        <w:t>u</w:t>
      </w:r>
      <w:r>
        <w:t xml:space="preserve"> won't have that yet).</w:t>
      </w:r>
    </w:p>
    <w:p w:rsidR="00FD18F3" w:rsidRDefault="00FD18F3">
      <w:r>
        <w:t>A:  1) Regardless of the box, you only need to give non-zero values for XXX_N for biomass pools (</w:t>
      </w:r>
      <w:proofErr w:type="spellStart"/>
      <w:r>
        <w:t>its</w:t>
      </w:r>
      <w:proofErr w:type="spellEnd"/>
      <w:r>
        <w:t xml:space="preserve"> an output variable for the age structured fish groups, so you can </w:t>
      </w:r>
      <w:proofErr w:type="spellStart"/>
      <w:r>
        <w:t>initialise</w:t>
      </w:r>
      <w:proofErr w:type="spellEnd"/>
      <w:r>
        <w:t xml:space="preserve"> to zero as Atlantis will calculate the value and spit it out anyways off numbers and individual mass</w:t>
      </w:r>
      <w:proofErr w:type="gramStart"/>
      <w:r>
        <w:t>)</w:t>
      </w:r>
      <w:proofErr w:type="gramEnd"/>
      <w:r>
        <w:br/>
        <w:t>2) For age structured groups you can have non-zero SN and RN in all boxes, but should put NUMS to zero in ALL boundary boxes.</w:t>
      </w:r>
      <w:r>
        <w:br/>
      </w:r>
      <w:r>
        <w:br/>
        <w:t xml:space="preserve">Boundary boxes never execute in the model, they are literally just boundary conditions for </w:t>
      </w:r>
      <w:proofErr w:type="spellStart"/>
      <w:r>
        <w:t>advected</w:t>
      </w:r>
      <w:proofErr w:type="spellEnd"/>
      <w:r>
        <w:t xml:space="preserve"> groups (i.e. plankton and nutrients etc)</w:t>
      </w:r>
    </w:p>
    <w:p w:rsidR="00FD18F3" w:rsidRDefault="00FD18F3">
      <w:r>
        <w:t>Q: when I have the hydrodynamics on (</w:t>
      </w:r>
      <w:proofErr w:type="spellStart"/>
      <w:r>
        <w:t>flag_skip_phys</w:t>
      </w:r>
      <w:proofErr w:type="spellEnd"/>
      <w:r>
        <w:t xml:space="preserve"> =0</w:t>
      </w:r>
      <w:proofErr w:type="gramStart"/>
      <w:r>
        <w:t>) ,</w:t>
      </w:r>
      <w:proofErr w:type="gramEnd"/>
      <w:r>
        <w:t xml:space="preserve"> I got this message</w:t>
      </w:r>
      <w:r>
        <w:br/>
        <w:t xml:space="preserve">'Time: 1.000000e+002 The </w:t>
      </w:r>
      <w:proofErr w:type="spellStart"/>
      <w:r>
        <w:t>UNstable</w:t>
      </w:r>
      <w:proofErr w:type="spellEnd"/>
      <w:r>
        <w:t xml:space="preserve"> </w:t>
      </w:r>
      <w:proofErr w:type="spellStart"/>
      <w:r>
        <w:t>vari</w:t>
      </w:r>
      <w:proofErr w:type="spellEnd"/>
      <w:r>
        <w:t xml:space="preserve">. 41 is Si in </w:t>
      </w:r>
      <w:proofErr w:type="spellStart"/>
      <w:r>
        <w:t>wc</w:t>
      </w:r>
      <w:proofErr w:type="spellEnd"/>
      <w:r>
        <w:t xml:space="preserve"> (offset: 0 Si in </w:t>
      </w:r>
      <w:proofErr w:type="spellStart"/>
      <w:r>
        <w:t>wc</w:t>
      </w:r>
      <w:proofErr w:type="spellEnd"/>
      <w:r>
        <w:t>), its</w:t>
      </w:r>
      <w:proofErr w:type="gramStart"/>
      <w:r>
        <w:t>  Pool</w:t>
      </w:r>
      <w:proofErr w:type="gramEnd"/>
      <w:r>
        <w:t xml:space="preserve"> = 0.0109043, </w:t>
      </w:r>
      <w:proofErr w:type="spellStart"/>
      <w:r>
        <w:t>Netflux</w:t>
      </w:r>
      <w:proofErr w:type="spellEnd"/>
      <w:r>
        <w:t xml:space="preserve"> =-0.0109495 on day: 1.000000e+002 in box: 10 layer 1.  Try setting </w:t>
      </w:r>
      <w:proofErr w:type="spellStart"/>
      <w:r>
        <w:t>ecotest</w:t>
      </w:r>
      <w:proofErr w:type="spellEnd"/>
      <w:r>
        <w:t xml:space="preserve"> to'4' in your biology input file. Redo your run and look at the bottom of your log.txt output file'.</w:t>
      </w:r>
      <w:r>
        <w:br/>
      </w:r>
      <w:r>
        <w:br/>
        <w:t xml:space="preserve">It sounds that I need to set </w:t>
      </w:r>
      <w:proofErr w:type="spellStart"/>
      <w:r>
        <w:t>ecotest</w:t>
      </w:r>
      <w:proofErr w:type="spellEnd"/>
      <w:r>
        <w:t xml:space="preserve"> to '4'.</w:t>
      </w:r>
      <w:r>
        <w:br/>
      </w:r>
      <w:r>
        <w:br/>
      </w:r>
      <w:proofErr w:type="gramStart"/>
      <w:r>
        <w:t>what</w:t>
      </w:r>
      <w:proofErr w:type="gramEnd"/>
      <w:r>
        <w:t xml:space="preserve"> do '</w:t>
      </w:r>
      <w:proofErr w:type="spellStart"/>
      <w:r>
        <w:t>dest_b</w:t>
      </w:r>
      <w:proofErr w:type="spellEnd"/>
      <w:r>
        <w:t>' and '</w:t>
      </w:r>
      <w:proofErr w:type="spellStart"/>
      <w:r>
        <w:t>dest_k</w:t>
      </w:r>
      <w:proofErr w:type="spellEnd"/>
      <w:r>
        <w:t xml:space="preserve">' in the hydro.nc mean?  </w:t>
      </w:r>
      <w:proofErr w:type="gramStart"/>
      <w:r>
        <w:t>they</w:t>
      </w:r>
      <w:proofErr w:type="gramEnd"/>
      <w:r>
        <w:t xml:space="preserve"> all have value of -1 in the </w:t>
      </w:r>
      <w:proofErr w:type="spellStart"/>
      <w:r>
        <w:t>hydrodummy</w:t>
      </w:r>
      <w:proofErr w:type="spellEnd"/>
      <w:r>
        <w:t xml:space="preserve"> file. Should I change them to 0?</w:t>
      </w:r>
      <w:r>
        <w:br/>
      </w:r>
      <w:r>
        <w:br/>
        <w:t>Another question about seasonal spatial distribution: Is the number assigned to each box the proportion of biomass of the whole population of each fish species (sum of biomass over water column and all age classes)?</w:t>
      </w:r>
    </w:p>
    <w:p w:rsidR="00FD18F3" w:rsidRDefault="00FD18F3">
      <w:r>
        <w:t xml:space="preserve">A: </w:t>
      </w:r>
    </w:p>
    <w:p w:rsidR="00FD18F3" w:rsidRDefault="00FD18F3">
      <w:r>
        <w:t xml:space="preserve">Your diatoms are exhausting the Si pool, if you have no water currents on </w:t>
      </w:r>
      <w:proofErr w:type="gramStart"/>
      <w:r>
        <w:t>its</w:t>
      </w:r>
      <w:proofErr w:type="gramEnd"/>
      <w:r>
        <w:t xml:space="preserve"> because of a failure of mixing (and/or your diatom growth rate is too high).</w:t>
      </w:r>
      <w:r>
        <w:br/>
      </w:r>
      <w:r>
        <w:br/>
      </w:r>
      <w:proofErr w:type="spellStart"/>
      <w:proofErr w:type="gramStart"/>
      <w:r>
        <w:t>dest_b</w:t>
      </w:r>
      <w:proofErr w:type="spellEnd"/>
      <w:proofErr w:type="gramEnd"/>
      <w:r>
        <w:t xml:space="preserve"> is the destination box</w:t>
      </w:r>
      <w:r>
        <w:br/>
      </w:r>
      <w:proofErr w:type="spellStart"/>
      <w:r>
        <w:t>dest_k</w:t>
      </w:r>
      <w:proofErr w:type="spellEnd"/>
      <w:r>
        <w:t xml:space="preserve"> is the destination layer</w:t>
      </w:r>
      <w:r>
        <w:br/>
      </w:r>
      <w:r>
        <w:br/>
        <w:t>Putting in entries of 0 is safer.</w:t>
      </w:r>
      <w:r>
        <w:br/>
      </w:r>
      <w:r>
        <w:lastRenderedPageBreak/>
        <w:br/>
        <w:t>The seasonal spatial distributions are the proportion of the population assigned to each box per time step for that species - it does the allocation independently for each age class and does it by assigning numbers (and how big those animals are) not biomass per se. There is actually one set of entries for adult distributions and another set of entries for the juvenile distributions.</w:t>
      </w:r>
      <w:r>
        <w:br/>
      </w:r>
      <w:r>
        <w:br/>
        <w:t>Each distribution must sum to one across the boxes, but must be set to 0 in boundary boxes or your group will leak away. Once the box allocation is done then it worries about the vertical allocation within the box.</w:t>
      </w:r>
    </w:p>
    <w:p w:rsidR="00A9462A" w:rsidRDefault="00A9462A">
      <w:r>
        <w:t xml:space="preserve">Basically for biomass pool groups the units are mg N/m3 (m2 if </w:t>
      </w:r>
      <w:proofErr w:type="spellStart"/>
      <w:r>
        <w:t>epibenthic</w:t>
      </w:r>
      <w:proofErr w:type="spellEnd"/>
      <w:proofErr w:type="gramStart"/>
      <w:r>
        <w:t>)</w:t>
      </w:r>
      <w:proofErr w:type="gramEnd"/>
      <w:r>
        <w:br/>
        <w:t>For age structured groups mass (SN or RN) is in mg N (i.e. size of an individual animal in that box) and then numbers are number in the box</w:t>
      </w:r>
    </w:p>
    <w:p w:rsidR="002E44F5" w:rsidRDefault="002E44F5">
      <w:pPr>
        <w:rPr>
          <w:rStyle w:val="apple-converted-space"/>
          <w:rFonts w:ascii="Arial" w:hAnsi="Arial" w:cs="Arial"/>
          <w:color w:val="222222"/>
          <w:sz w:val="19"/>
          <w:szCs w:val="19"/>
          <w:shd w:val="clear" w:color="auto" w:fill="FFFFFF"/>
        </w:rPr>
      </w:pPr>
      <w:r>
        <w:rPr>
          <w:rFonts w:ascii="Arial" w:hAnsi="Arial" w:cs="Arial"/>
          <w:color w:val="222222"/>
          <w:sz w:val="19"/>
          <w:szCs w:val="19"/>
          <w:shd w:val="clear" w:color="auto" w:fill="FFFFFF"/>
        </w:rPr>
        <w:t>Q: I was checking the log.txt file, and start to get confused with the '</w:t>
      </w:r>
      <w:proofErr w:type="spellStart"/>
      <w:r>
        <w:rPr>
          <w:rFonts w:ascii="Arial" w:hAnsi="Arial" w:cs="Arial"/>
          <w:color w:val="222222"/>
          <w:sz w:val="19"/>
          <w:szCs w:val="19"/>
          <w:shd w:val="clear" w:color="auto" w:fill="FFFFFF"/>
        </w:rPr>
        <w:t>XXX_Nums</w:t>
      </w:r>
      <w:proofErr w:type="spellEnd"/>
      <w:r>
        <w:rPr>
          <w:rFonts w:ascii="Arial" w:hAnsi="Arial" w:cs="Arial"/>
          <w:color w:val="222222"/>
          <w:sz w:val="19"/>
          <w:szCs w:val="19"/>
          <w:shd w:val="clear" w:color="auto" w:fill="FFFFFF"/>
        </w:rPr>
        <w:t xml:space="preserve"> has non zero members in boundary box-0, layer-0 ....</w:t>
      </w:r>
      <w:proofErr w:type="gramStart"/>
      <w:r>
        <w:rPr>
          <w:rFonts w:ascii="Arial" w:hAnsi="Arial" w:cs="Arial"/>
          <w:color w:val="222222"/>
          <w:sz w:val="19"/>
          <w:szCs w:val="19"/>
          <w:shd w:val="clear" w:color="auto" w:fill="FFFFFF"/>
        </w:rPr>
        <w:t>'.</w:t>
      </w:r>
      <w:proofErr w:type="gramEnd"/>
      <w:r>
        <w:rPr>
          <w:rFonts w:ascii="Arial" w:hAnsi="Arial" w:cs="Arial"/>
          <w:color w:val="222222"/>
          <w:sz w:val="19"/>
          <w:szCs w:val="19"/>
          <w:shd w:val="clear" w:color="auto" w:fill="FFFFFF"/>
        </w:rPr>
        <w:t xml:space="preserve">  Does this mean I need to put zeros in the boundary box for age structured groups?  </w:t>
      </w:r>
      <w:proofErr w:type="gramStart"/>
      <w:r>
        <w:rPr>
          <w:rFonts w:ascii="Arial" w:hAnsi="Arial" w:cs="Arial"/>
          <w:color w:val="222222"/>
          <w:sz w:val="19"/>
          <w:szCs w:val="19"/>
          <w:shd w:val="clear" w:color="auto" w:fill="FFFFFF"/>
        </w:rPr>
        <w:t>Since they are calculated in Atlantis.</w:t>
      </w:r>
      <w:proofErr w:type="gramEnd"/>
      <w:r>
        <w:rPr>
          <w:rFonts w:ascii="Arial" w:hAnsi="Arial" w:cs="Arial"/>
          <w:color w:val="222222"/>
          <w:sz w:val="19"/>
          <w:szCs w:val="19"/>
          <w:shd w:val="clear" w:color="auto" w:fill="FFFFFF"/>
        </w:rPr>
        <w:t xml:space="preserve">  Then what I put in boundary box doesn't matter, and I don't need to make a change.</w:t>
      </w:r>
      <w:r>
        <w:rPr>
          <w:rStyle w:val="apple-converted-space"/>
          <w:rFonts w:ascii="Arial" w:hAnsi="Arial" w:cs="Arial"/>
          <w:color w:val="222222"/>
          <w:sz w:val="19"/>
          <w:szCs w:val="19"/>
          <w:shd w:val="clear" w:color="auto" w:fill="FFFFFF"/>
        </w:rPr>
        <w:t> </w:t>
      </w:r>
    </w:p>
    <w:p w:rsidR="002E44F5" w:rsidRDefault="002E44F5">
      <w:pPr>
        <w:rPr>
          <w:rFonts w:ascii="Arial" w:hAnsi="Arial" w:cs="Arial"/>
          <w:color w:val="222222"/>
          <w:sz w:val="19"/>
          <w:szCs w:val="19"/>
          <w:shd w:val="clear" w:color="auto" w:fill="FFFFFF"/>
        </w:rPr>
      </w:pPr>
      <w:r>
        <w:rPr>
          <w:rStyle w:val="apple-converted-space"/>
          <w:rFonts w:ascii="Arial" w:hAnsi="Arial" w:cs="Arial"/>
          <w:color w:val="222222"/>
          <w:sz w:val="19"/>
          <w:szCs w:val="19"/>
          <w:shd w:val="clear" w:color="auto" w:fill="FFFFFF"/>
        </w:rPr>
        <w:t xml:space="preserve">A: </w:t>
      </w:r>
      <w:r>
        <w:rPr>
          <w:rFonts w:ascii="Arial" w:hAnsi="Arial" w:cs="Arial"/>
          <w:color w:val="222222"/>
          <w:sz w:val="19"/>
          <w:szCs w:val="19"/>
          <w:shd w:val="clear" w:color="auto" w:fill="FFFFFF"/>
        </w:rPr>
        <w:t xml:space="preserve">Yes zeroes in boundary boxes for all age structured groups as those boxes are never active in the model. </w:t>
      </w:r>
      <w:proofErr w:type="spellStart"/>
      <w:proofErr w:type="gramStart"/>
      <w:r>
        <w:rPr>
          <w:rFonts w:ascii="Arial" w:hAnsi="Arial" w:cs="Arial"/>
          <w:color w:val="222222"/>
          <w:sz w:val="19"/>
          <w:szCs w:val="19"/>
          <w:shd w:val="clear" w:color="auto" w:fill="FFFFFF"/>
        </w:rPr>
        <w:t>Its</w:t>
      </w:r>
      <w:proofErr w:type="spellEnd"/>
      <w:proofErr w:type="gramEnd"/>
      <w:r>
        <w:rPr>
          <w:rFonts w:ascii="Arial" w:hAnsi="Arial" w:cs="Arial"/>
          <w:color w:val="222222"/>
          <w:sz w:val="19"/>
          <w:szCs w:val="19"/>
          <w:shd w:val="clear" w:color="auto" w:fill="FFFFFF"/>
        </w:rPr>
        <w:t xml:space="preserve"> ok to put in values for plankton biomass in those boxes as that can be </w:t>
      </w:r>
      <w:proofErr w:type="spellStart"/>
      <w:r>
        <w:rPr>
          <w:rFonts w:ascii="Arial" w:hAnsi="Arial" w:cs="Arial"/>
          <w:color w:val="222222"/>
          <w:sz w:val="19"/>
          <w:szCs w:val="19"/>
          <w:shd w:val="clear" w:color="auto" w:fill="FFFFFF"/>
        </w:rPr>
        <w:t>advected</w:t>
      </w:r>
      <w:proofErr w:type="spellEnd"/>
      <w:r>
        <w:rPr>
          <w:rFonts w:ascii="Arial" w:hAnsi="Arial" w:cs="Arial"/>
          <w:color w:val="222222"/>
          <w:sz w:val="19"/>
          <w:szCs w:val="19"/>
          <w:shd w:val="clear" w:color="auto" w:fill="FFFFFF"/>
        </w:rPr>
        <w:t xml:space="preserve"> in with currents flowing in over a water boundary.</w:t>
      </w:r>
    </w:p>
    <w:p w:rsidR="002E44F5" w:rsidRDefault="002E44F5">
      <w:pPr>
        <w:rPr>
          <w:rFonts w:ascii="Arial" w:hAnsi="Arial" w:cs="Arial"/>
          <w:color w:val="222222"/>
          <w:sz w:val="19"/>
          <w:szCs w:val="19"/>
          <w:shd w:val="clear" w:color="auto" w:fill="FFFFFF"/>
        </w:rPr>
      </w:pPr>
      <w:r>
        <w:rPr>
          <w:rFonts w:ascii="Arial" w:hAnsi="Arial" w:cs="Arial"/>
          <w:color w:val="222222"/>
          <w:sz w:val="19"/>
          <w:szCs w:val="19"/>
          <w:shd w:val="clear" w:color="auto" w:fill="FFFFFF"/>
        </w:rPr>
        <w:t xml:space="preserve">Note: need 0 for boundary box for fish.  The values in boundary box will not be calculated in Atlantis.  It serves as a source.  </w:t>
      </w:r>
    </w:p>
    <w:p w:rsidR="002E44F5" w:rsidRDefault="002E44F5">
      <w:pPr>
        <w:rPr>
          <w:rFonts w:ascii="Arial" w:hAnsi="Arial" w:cs="Arial"/>
          <w:color w:val="222222"/>
          <w:sz w:val="19"/>
          <w:szCs w:val="19"/>
          <w:shd w:val="clear" w:color="auto" w:fill="FFFFFF"/>
        </w:rPr>
      </w:pPr>
      <w:r>
        <w:rPr>
          <w:rFonts w:ascii="Arial" w:hAnsi="Arial" w:cs="Arial"/>
          <w:color w:val="222222"/>
          <w:sz w:val="19"/>
          <w:szCs w:val="19"/>
          <w:shd w:val="clear" w:color="auto" w:fill="FFFFFF"/>
        </w:rPr>
        <w:t xml:space="preserve">Q: I wonder how Atlantis </w:t>
      </w:r>
      <w:proofErr w:type="gramStart"/>
      <w:r>
        <w:rPr>
          <w:rFonts w:ascii="Arial" w:hAnsi="Arial" w:cs="Arial"/>
          <w:color w:val="222222"/>
          <w:sz w:val="19"/>
          <w:szCs w:val="19"/>
          <w:shd w:val="clear" w:color="auto" w:fill="FFFFFF"/>
        </w:rPr>
        <w:t>move</w:t>
      </w:r>
      <w:proofErr w:type="gramEnd"/>
      <w:r>
        <w:rPr>
          <w:rFonts w:ascii="Arial" w:hAnsi="Arial" w:cs="Arial"/>
          <w:color w:val="222222"/>
          <w:sz w:val="19"/>
          <w:szCs w:val="19"/>
          <w:shd w:val="clear" w:color="auto" w:fill="FFFFFF"/>
        </w:rPr>
        <w:t xml:space="preserve"> the fish from bottom layer to the correct layers, a pre-defined depth, or density dependent, or something else? </w:t>
      </w:r>
    </w:p>
    <w:p w:rsidR="002E44F5" w:rsidRDefault="002E44F5">
      <w:pPr>
        <w:rPr>
          <w:rFonts w:ascii="Arial" w:hAnsi="Arial" w:cs="Arial"/>
          <w:color w:val="222222"/>
          <w:sz w:val="19"/>
          <w:szCs w:val="19"/>
          <w:shd w:val="clear" w:color="auto" w:fill="FFFFFF"/>
        </w:rPr>
      </w:pPr>
      <w:r>
        <w:rPr>
          <w:rFonts w:ascii="Arial" w:hAnsi="Arial" w:cs="Arial"/>
          <w:color w:val="222222"/>
          <w:sz w:val="19"/>
          <w:szCs w:val="19"/>
          <w:shd w:val="clear" w:color="auto" w:fill="FFFFFF"/>
        </w:rPr>
        <w:t xml:space="preserve">A: At present Atlantis uses the distribution given by </w:t>
      </w:r>
      <w:proofErr w:type="spellStart"/>
      <w:r>
        <w:rPr>
          <w:rFonts w:ascii="Arial" w:hAnsi="Arial" w:cs="Arial"/>
          <w:color w:val="222222"/>
          <w:sz w:val="19"/>
          <w:szCs w:val="19"/>
          <w:shd w:val="clear" w:color="auto" w:fill="FFFFFF"/>
        </w:rPr>
        <w:t>VERTday</w:t>
      </w:r>
      <w:proofErr w:type="spellEnd"/>
      <w:r>
        <w:rPr>
          <w:rFonts w:ascii="Arial" w:hAnsi="Arial" w:cs="Arial"/>
          <w:color w:val="222222"/>
          <w:sz w:val="19"/>
          <w:szCs w:val="19"/>
          <w:shd w:val="clear" w:color="auto" w:fill="FFFFFF"/>
        </w:rPr>
        <w:t xml:space="preserve"> and </w:t>
      </w:r>
      <w:proofErr w:type="spellStart"/>
      <w:r>
        <w:rPr>
          <w:rFonts w:ascii="Arial" w:hAnsi="Arial" w:cs="Arial"/>
          <w:color w:val="222222"/>
          <w:sz w:val="19"/>
          <w:szCs w:val="19"/>
          <w:shd w:val="clear" w:color="auto" w:fill="FFFFFF"/>
        </w:rPr>
        <w:t>VERTnight</w:t>
      </w:r>
      <w:proofErr w:type="spellEnd"/>
      <w:r>
        <w:rPr>
          <w:rFonts w:ascii="Arial" w:hAnsi="Arial" w:cs="Arial"/>
          <w:color w:val="222222"/>
          <w:sz w:val="19"/>
          <w:szCs w:val="19"/>
          <w:shd w:val="clear" w:color="auto" w:fill="FFFFFF"/>
        </w:rPr>
        <w:t>. I'm currently implementing an option for density and forage dependent vertical distribution (we already have that for horizontal movement)</w:t>
      </w:r>
    </w:p>
    <w:p w:rsidR="002E44F5" w:rsidRDefault="0000537D">
      <w:pPr>
        <w:rPr>
          <w:rFonts w:ascii="Arial" w:hAnsi="Arial" w:cs="Arial"/>
          <w:color w:val="222222"/>
          <w:sz w:val="19"/>
          <w:szCs w:val="19"/>
          <w:shd w:val="clear" w:color="auto" w:fill="FFFFFF"/>
        </w:rPr>
      </w:pPr>
      <w:r>
        <w:rPr>
          <w:rStyle w:val="apple-converted-space"/>
          <w:rFonts w:ascii="Arial" w:hAnsi="Arial" w:cs="Arial"/>
          <w:color w:val="222222"/>
          <w:sz w:val="19"/>
          <w:szCs w:val="19"/>
          <w:shd w:val="clear" w:color="auto" w:fill="FFFFFF"/>
        </w:rPr>
        <w:t>Q:</w:t>
      </w:r>
      <w:r w:rsidR="002E44F5">
        <w:rPr>
          <w:rStyle w:val="apple-converted-space"/>
          <w:rFonts w:ascii="Arial" w:hAnsi="Arial" w:cs="Arial"/>
          <w:color w:val="222222"/>
          <w:sz w:val="19"/>
          <w:szCs w:val="19"/>
          <w:shd w:val="clear" w:color="auto" w:fill="FFFFFF"/>
        </w:rPr>
        <w:t> </w:t>
      </w:r>
      <w:r w:rsidR="002E44F5">
        <w:rPr>
          <w:rFonts w:ascii="Arial" w:hAnsi="Arial" w:cs="Arial"/>
          <w:color w:val="222222"/>
          <w:sz w:val="19"/>
          <w:szCs w:val="19"/>
          <w:shd w:val="clear" w:color="auto" w:fill="FFFFFF"/>
        </w:rPr>
        <w:t>Should benthic fish (e.g. catfish) be distributed in the bottom layer or the sediment layer?</w:t>
      </w:r>
    </w:p>
    <w:p w:rsidR="002E44F5" w:rsidRDefault="002E44F5">
      <w:pPr>
        <w:rPr>
          <w:rFonts w:ascii="Arial" w:hAnsi="Arial" w:cs="Arial"/>
          <w:color w:val="222222"/>
          <w:sz w:val="19"/>
          <w:szCs w:val="19"/>
          <w:shd w:val="clear" w:color="auto" w:fill="FFFFFF"/>
        </w:rPr>
      </w:pPr>
      <w:r>
        <w:rPr>
          <w:rFonts w:ascii="Arial" w:hAnsi="Arial" w:cs="Arial"/>
          <w:color w:val="222222"/>
          <w:sz w:val="19"/>
          <w:szCs w:val="19"/>
          <w:shd w:val="clear" w:color="auto" w:fill="FFFFFF"/>
        </w:rPr>
        <w:t xml:space="preserve">A: Benthic fish (i.e. those living just above the sediment layer but in the water column) need to be put into the </w:t>
      </w:r>
      <w:proofErr w:type="spellStart"/>
      <w:r>
        <w:rPr>
          <w:rFonts w:ascii="Arial" w:hAnsi="Arial" w:cs="Arial"/>
          <w:color w:val="222222"/>
          <w:sz w:val="19"/>
          <w:szCs w:val="19"/>
          <w:shd w:val="clear" w:color="auto" w:fill="FFFFFF"/>
        </w:rPr>
        <w:t>bototm</w:t>
      </w:r>
      <w:proofErr w:type="spellEnd"/>
      <w:r>
        <w:rPr>
          <w:rFonts w:ascii="Arial" w:hAnsi="Arial" w:cs="Arial"/>
          <w:color w:val="222222"/>
          <w:sz w:val="19"/>
          <w:szCs w:val="19"/>
          <w:shd w:val="clear" w:color="auto" w:fill="FFFFFF"/>
        </w:rPr>
        <w:t xml:space="preserve"> water column layer. The only things in the sediment as such are </w:t>
      </w:r>
      <w:proofErr w:type="spellStart"/>
      <w:r>
        <w:rPr>
          <w:rFonts w:ascii="Arial" w:hAnsi="Arial" w:cs="Arial"/>
          <w:color w:val="222222"/>
          <w:sz w:val="19"/>
          <w:szCs w:val="19"/>
          <w:shd w:val="clear" w:color="auto" w:fill="FFFFFF"/>
        </w:rPr>
        <w:t>infaunal</w:t>
      </w:r>
      <w:proofErr w:type="spellEnd"/>
      <w:r>
        <w:rPr>
          <w:rFonts w:ascii="Arial" w:hAnsi="Arial" w:cs="Arial"/>
          <w:color w:val="222222"/>
          <w:sz w:val="19"/>
          <w:szCs w:val="19"/>
          <w:shd w:val="clear" w:color="auto" w:fill="FFFFFF"/>
        </w:rPr>
        <w:t xml:space="preserve"> invertebrates, detritus and nutrients etc.</w:t>
      </w:r>
      <w:r>
        <w:rPr>
          <w:rStyle w:val="apple-converted-space"/>
          <w:rFonts w:ascii="Arial" w:hAnsi="Arial" w:cs="Arial"/>
          <w:color w:val="222222"/>
          <w:sz w:val="19"/>
          <w:szCs w:val="19"/>
          <w:shd w:val="clear" w:color="auto" w:fill="FFFFFF"/>
        </w:rPr>
        <w:t> </w:t>
      </w:r>
    </w:p>
    <w:p w:rsidR="002E44F5" w:rsidRDefault="002E44F5">
      <w:pPr>
        <w:rPr>
          <w:rFonts w:ascii="Arial" w:hAnsi="Arial" w:cs="Arial"/>
          <w:color w:val="222222"/>
          <w:sz w:val="19"/>
          <w:szCs w:val="19"/>
          <w:shd w:val="clear" w:color="auto" w:fill="FFFFFF"/>
        </w:rPr>
      </w:pPr>
      <w:r>
        <w:rPr>
          <w:rFonts w:ascii="Arial" w:hAnsi="Arial" w:cs="Arial"/>
          <w:color w:val="222222"/>
          <w:sz w:val="19"/>
          <w:szCs w:val="19"/>
          <w:shd w:val="clear" w:color="auto" w:fill="FFFFFF"/>
        </w:rPr>
        <w:t xml:space="preserve">Q: Is it ok to have very small number for </w:t>
      </w:r>
      <w:proofErr w:type="gramStart"/>
      <w:r>
        <w:rPr>
          <w:rFonts w:ascii="Arial" w:hAnsi="Arial" w:cs="Arial"/>
          <w:color w:val="222222"/>
          <w:sz w:val="19"/>
          <w:szCs w:val="19"/>
          <w:shd w:val="clear" w:color="auto" w:fill="FFFFFF"/>
        </w:rPr>
        <w:t>variable  XXX10</w:t>
      </w:r>
      <w:proofErr w:type="gramEnd"/>
      <w:r>
        <w:rPr>
          <w:rFonts w:ascii="Arial" w:hAnsi="Arial" w:cs="Arial"/>
          <w:color w:val="222222"/>
          <w:sz w:val="19"/>
          <w:szCs w:val="19"/>
          <w:shd w:val="clear" w:color="auto" w:fill="FFFFFF"/>
        </w:rPr>
        <w:t xml:space="preserve">_Nums, like 1.0e-8?  It sounds not very realistic.  Should the values be round numbers for </w:t>
      </w:r>
      <w:proofErr w:type="spellStart"/>
      <w:r>
        <w:rPr>
          <w:rFonts w:ascii="Arial" w:hAnsi="Arial" w:cs="Arial"/>
          <w:color w:val="222222"/>
          <w:sz w:val="19"/>
          <w:szCs w:val="19"/>
          <w:shd w:val="clear" w:color="auto" w:fill="FFFFFF"/>
        </w:rPr>
        <w:t>XXXN_Nums</w:t>
      </w:r>
      <w:proofErr w:type="spellEnd"/>
      <w:r>
        <w:rPr>
          <w:rFonts w:ascii="Arial" w:hAnsi="Arial" w:cs="Arial"/>
          <w:color w:val="222222"/>
          <w:sz w:val="19"/>
          <w:szCs w:val="19"/>
          <w:shd w:val="clear" w:color="auto" w:fill="FFFFFF"/>
        </w:rPr>
        <w:t>? </w:t>
      </w:r>
    </w:p>
    <w:p w:rsidR="00A6729D" w:rsidRDefault="002E44F5">
      <w:pPr>
        <w:rPr>
          <w:ins w:id="0" w:author="zhangh" w:date="2013-02-07T11:58:00Z"/>
          <w:rFonts w:ascii="Arial" w:hAnsi="Arial" w:cs="Arial"/>
          <w:color w:val="222222"/>
          <w:sz w:val="19"/>
          <w:szCs w:val="19"/>
          <w:shd w:val="clear" w:color="auto" w:fill="FFFFFF"/>
        </w:rPr>
      </w:pPr>
      <w:r>
        <w:rPr>
          <w:rFonts w:ascii="Arial" w:hAnsi="Arial" w:cs="Arial"/>
          <w:color w:val="222222"/>
          <w:sz w:val="19"/>
          <w:szCs w:val="19"/>
          <w:shd w:val="clear" w:color="auto" w:fill="FFFFFF"/>
        </w:rPr>
        <w:t>A: Atlantis won't mind if you have small numbers</w:t>
      </w:r>
      <w:r>
        <w:rPr>
          <w:rStyle w:val="apple-converted-space"/>
          <w:rFonts w:ascii="Arial" w:hAnsi="Arial" w:cs="Arial"/>
          <w:color w:val="222222"/>
          <w:sz w:val="19"/>
          <w:szCs w:val="19"/>
          <w:shd w:val="clear" w:color="auto" w:fill="FFFFFF"/>
        </w:rPr>
        <w:t> </w:t>
      </w:r>
      <w:r>
        <w:rPr>
          <w:rFonts w:ascii="Arial" w:hAnsi="Arial" w:cs="Arial"/>
          <w:color w:val="222222"/>
          <w:sz w:val="19"/>
          <w:szCs w:val="19"/>
          <w:shd w:val="clear" w:color="auto" w:fill="FFFFFF"/>
        </w:rPr>
        <w:t>(like 1.0e-8) but it assumes that there is nothing there</w:t>
      </w:r>
      <w:r>
        <w:rPr>
          <w:rStyle w:val="apple-converted-space"/>
          <w:rFonts w:ascii="Arial" w:hAnsi="Arial" w:cs="Arial"/>
          <w:color w:val="222222"/>
          <w:sz w:val="19"/>
          <w:szCs w:val="19"/>
          <w:shd w:val="clear" w:color="auto" w:fill="FFFFFF"/>
        </w:rPr>
        <w:t> </w:t>
      </w:r>
      <w:r>
        <w:rPr>
          <w:rFonts w:ascii="Arial" w:hAnsi="Arial" w:cs="Arial"/>
          <w:color w:val="222222"/>
          <w:sz w:val="19"/>
          <w:szCs w:val="19"/>
          <w:shd w:val="clear" w:color="auto" w:fill="FFFFFF"/>
        </w:rPr>
        <w:t xml:space="preserve">if the numbers drop below </w:t>
      </w:r>
      <w:proofErr w:type="spellStart"/>
      <w:r>
        <w:rPr>
          <w:rFonts w:ascii="Arial" w:hAnsi="Arial" w:cs="Arial"/>
          <w:color w:val="222222"/>
          <w:sz w:val="19"/>
          <w:szCs w:val="19"/>
          <w:shd w:val="clear" w:color="auto" w:fill="FFFFFF"/>
        </w:rPr>
        <w:t>min_dens</w:t>
      </w:r>
      <w:proofErr w:type="spellEnd"/>
      <w:r>
        <w:rPr>
          <w:rFonts w:ascii="Arial" w:hAnsi="Arial" w:cs="Arial"/>
          <w:color w:val="222222"/>
          <w:sz w:val="19"/>
          <w:szCs w:val="19"/>
          <w:shd w:val="clear" w:color="auto" w:fill="FFFFFF"/>
        </w:rPr>
        <w:t xml:space="preserve"> (defined in your biol.prm). This doesn't have to be 1 (as I allow for partial individuals given the artificial nature of hard boundaries to an area). However in your initial conditions file I'd start with a minimum of one individual per box you'd expect them to be in.</w:t>
      </w:r>
      <w:r w:rsidR="00AA4803">
        <w:rPr>
          <w:rFonts w:ascii="Arial" w:hAnsi="Arial" w:cs="Arial"/>
          <w:color w:val="222222"/>
          <w:sz w:val="19"/>
          <w:szCs w:val="19"/>
          <w:shd w:val="clear" w:color="auto" w:fill="FFFFFF"/>
        </w:rPr>
        <w:t xml:space="preserve"> </w:t>
      </w:r>
    </w:p>
    <w:p w:rsidR="00AA4803" w:rsidRDefault="00A6729D" w:rsidP="00A6729D">
      <w:pPr>
        <w:rPr>
          <w:rFonts w:ascii="Arial" w:hAnsi="Arial" w:cs="Arial"/>
          <w:color w:val="222222"/>
          <w:sz w:val="19"/>
          <w:szCs w:val="19"/>
          <w:shd w:val="clear" w:color="auto" w:fill="FFFFFF"/>
        </w:rPr>
      </w:pPr>
      <w:r>
        <w:t xml:space="preserve">Q: </w:t>
      </w:r>
      <w:r w:rsidR="00AA4803">
        <w:rPr>
          <w:rFonts w:ascii="Arial" w:hAnsi="Arial" w:cs="Arial"/>
          <w:color w:val="222222"/>
          <w:sz w:val="19"/>
          <w:szCs w:val="19"/>
          <w:shd w:val="clear" w:color="auto" w:fill="FFFFFF"/>
        </w:rPr>
        <w:t xml:space="preserve">I have a zooplankton group (Cladocerans) that uses resting eggs to survive winters.  Basically, during spring the resting eggs hatch (temperature dependent, we assume on Julian day 100; my model starts at Jan 1, or Julian day 1) and move up into water column; during later fall, a lot of resting eggs are reproduced and sink down to the bottom (for example, Julian day 300), and stay there over the winter.  Does Atlantis have this </w:t>
      </w:r>
      <w:r w:rsidR="00AA4803">
        <w:rPr>
          <w:rFonts w:ascii="Arial" w:hAnsi="Arial" w:cs="Arial"/>
          <w:color w:val="222222"/>
          <w:sz w:val="19"/>
          <w:szCs w:val="19"/>
          <w:shd w:val="clear" w:color="auto" w:fill="FFFFFF"/>
        </w:rPr>
        <w:lastRenderedPageBreak/>
        <w:t>process in the model?  I thought to use migration in the model, but we need to provide emigration boundary boxes, which seems not applicable.  Would you please give me some suggestions on how to handle this?</w:t>
      </w:r>
    </w:p>
    <w:p w:rsidR="00AA4803" w:rsidRDefault="00AA4803" w:rsidP="00A6729D">
      <w:pPr>
        <w:rPr>
          <w:rFonts w:ascii="Arial" w:hAnsi="Arial" w:cs="Arial"/>
          <w:color w:val="222222"/>
          <w:sz w:val="19"/>
          <w:szCs w:val="19"/>
          <w:shd w:val="clear" w:color="auto" w:fill="FFFFFF"/>
        </w:rPr>
      </w:pPr>
      <w:r>
        <w:t xml:space="preserve">A: </w:t>
      </w:r>
      <w:r>
        <w:rPr>
          <w:rFonts w:ascii="Arial" w:hAnsi="Arial" w:cs="Arial"/>
          <w:color w:val="222222"/>
          <w:sz w:val="19"/>
          <w:szCs w:val="19"/>
          <w:shd w:val="clear" w:color="auto" w:fill="FFFFFF"/>
        </w:rPr>
        <w:t>you could just say the emigrate from all boxes (the exit boxes don't actually have to contact a boundary box that is just a convention)</w:t>
      </w:r>
    </w:p>
    <w:p w:rsidR="00AA4803" w:rsidRDefault="00AA4803" w:rsidP="00A6729D">
      <w:pPr>
        <w:rPr>
          <w:rFonts w:ascii="Arial" w:hAnsi="Arial" w:cs="Arial"/>
          <w:color w:val="222222"/>
          <w:sz w:val="19"/>
          <w:szCs w:val="19"/>
          <w:shd w:val="clear" w:color="auto" w:fill="FFFFFF"/>
        </w:rPr>
      </w:pPr>
      <w:r>
        <w:rPr>
          <w:rFonts w:ascii="Arial" w:hAnsi="Arial" w:cs="Arial"/>
          <w:color w:val="222222"/>
          <w:sz w:val="19"/>
          <w:szCs w:val="19"/>
          <w:shd w:val="clear" w:color="auto" w:fill="FFFFFF"/>
        </w:rPr>
        <w:t>Q: My model starts at Jan. 1 when there is no this zooplankton group in the water column.  Is it required to have it in the water column at the beginning of a model run?  How to deal with it?</w:t>
      </w:r>
    </w:p>
    <w:p w:rsidR="00AA4803" w:rsidRDefault="00AA4803" w:rsidP="00A6729D">
      <w:r>
        <w:rPr>
          <w:rFonts w:ascii="Arial" w:hAnsi="Arial" w:cs="Arial"/>
          <w:color w:val="222222"/>
          <w:sz w:val="19"/>
          <w:szCs w:val="19"/>
          <w:shd w:val="clear" w:color="auto" w:fill="FFFFFF"/>
        </w:rPr>
        <w:t xml:space="preserve">A: If you search for </w:t>
      </w:r>
      <w:proofErr w:type="spellStart"/>
      <w:r>
        <w:rPr>
          <w:rFonts w:ascii="Arial" w:hAnsi="Arial" w:cs="Arial"/>
          <w:color w:val="222222"/>
          <w:sz w:val="19"/>
          <w:szCs w:val="19"/>
          <w:shd w:val="clear" w:color="auto" w:fill="FFFFFF"/>
        </w:rPr>
        <w:t>KMIGa_INVERT</w:t>
      </w:r>
      <w:proofErr w:type="spellEnd"/>
      <w:r>
        <w:rPr>
          <w:rFonts w:ascii="Arial" w:hAnsi="Arial" w:cs="Arial"/>
          <w:color w:val="222222"/>
          <w:sz w:val="19"/>
          <w:szCs w:val="19"/>
          <w:shd w:val="clear" w:color="auto" w:fill="FFFFFF"/>
        </w:rPr>
        <w:t xml:space="preserve"> in your biol.prm file, you'll find that this parameter is listed at least for your fish. Add one for the zooplankton group that migrates (if it's not already there), and specify the amount of plankton (not numbers –biomass </w:t>
      </w:r>
      <w:proofErr w:type="spellStart"/>
      <w:r>
        <w:rPr>
          <w:rFonts w:ascii="Arial" w:hAnsi="Arial" w:cs="Arial"/>
          <w:color w:val="222222"/>
          <w:sz w:val="19"/>
          <w:szCs w:val="19"/>
          <w:shd w:val="clear" w:color="auto" w:fill="FFFFFF"/>
        </w:rPr>
        <w:t>mgN</w:t>
      </w:r>
      <w:proofErr w:type="spellEnd"/>
      <w:r>
        <w:rPr>
          <w:rFonts w:ascii="Arial" w:hAnsi="Arial" w:cs="Arial"/>
          <w:color w:val="222222"/>
          <w:sz w:val="19"/>
          <w:szCs w:val="19"/>
          <w:shd w:val="clear" w:color="auto" w:fill="FFFFFF"/>
        </w:rPr>
        <w:t xml:space="preserve">) that starts outside the model domain at </w:t>
      </w:r>
      <w:proofErr w:type="spellStart"/>
      <w:proofErr w:type="gramStart"/>
      <w:r>
        <w:rPr>
          <w:rFonts w:ascii="Arial" w:hAnsi="Arial" w:cs="Arial"/>
          <w:color w:val="222222"/>
          <w:sz w:val="19"/>
          <w:szCs w:val="19"/>
          <w:shd w:val="clear" w:color="auto" w:fill="FFFFFF"/>
        </w:rPr>
        <w:t>january</w:t>
      </w:r>
      <w:proofErr w:type="spellEnd"/>
      <w:proofErr w:type="gramEnd"/>
      <w:r>
        <w:rPr>
          <w:rFonts w:ascii="Arial" w:hAnsi="Arial" w:cs="Arial"/>
          <w:color w:val="222222"/>
          <w:sz w:val="19"/>
          <w:szCs w:val="19"/>
          <w:shd w:val="clear" w:color="auto" w:fill="FFFFFF"/>
        </w:rPr>
        <w:t xml:space="preserve"> 1st</w:t>
      </w:r>
    </w:p>
    <w:sectPr w:rsidR="00AA4803" w:rsidSect="008213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FD18F3"/>
    <w:rsid w:val="0000537D"/>
    <w:rsid w:val="002E44F5"/>
    <w:rsid w:val="0067462B"/>
    <w:rsid w:val="008213CE"/>
    <w:rsid w:val="008360E2"/>
    <w:rsid w:val="00884A25"/>
    <w:rsid w:val="009F4519"/>
    <w:rsid w:val="00A34FB3"/>
    <w:rsid w:val="00A6729D"/>
    <w:rsid w:val="00A9462A"/>
    <w:rsid w:val="00AA4803"/>
    <w:rsid w:val="00C16427"/>
    <w:rsid w:val="00D311A1"/>
    <w:rsid w:val="00E5428F"/>
    <w:rsid w:val="00F21C61"/>
    <w:rsid w:val="00FD18F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21C61"/>
    <w:rPr>
      <w:color w:val="0000FF"/>
      <w:u w:val="single"/>
    </w:rPr>
  </w:style>
  <w:style w:type="character" w:customStyle="1" w:styleId="apple-converted-space">
    <w:name w:val="apple-converted-space"/>
    <w:basedOn w:val="DefaultParagraphFont"/>
    <w:rsid w:val="00F21C61"/>
  </w:style>
  <w:style w:type="character" w:styleId="CommentReference">
    <w:name w:val="annotation reference"/>
    <w:basedOn w:val="DefaultParagraphFont"/>
    <w:uiPriority w:val="99"/>
    <w:semiHidden/>
    <w:unhideWhenUsed/>
    <w:rsid w:val="008360E2"/>
    <w:rPr>
      <w:sz w:val="16"/>
      <w:szCs w:val="16"/>
    </w:rPr>
  </w:style>
  <w:style w:type="paragraph" w:styleId="CommentText">
    <w:name w:val="annotation text"/>
    <w:basedOn w:val="Normal"/>
    <w:link w:val="CommentTextChar"/>
    <w:uiPriority w:val="99"/>
    <w:semiHidden/>
    <w:unhideWhenUsed/>
    <w:rsid w:val="008360E2"/>
    <w:pPr>
      <w:spacing w:line="240" w:lineRule="auto"/>
    </w:pPr>
    <w:rPr>
      <w:sz w:val="20"/>
      <w:szCs w:val="20"/>
    </w:rPr>
  </w:style>
  <w:style w:type="character" w:customStyle="1" w:styleId="CommentTextChar">
    <w:name w:val="Comment Text Char"/>
    <w:basedOn w:val="DefaultParagraphFont"/>
    <w:link w:val="CommentText"/>
    <w:uiPriority w:val="99"/>
    <w:semiHidden/>
    <w:rsid w:val="008360E2"/>
    <w:rPr>
      <w:sz w:val="20"/>
      <w:szCs w:val="20"/>
    </w:rPr>
  </w:style>
  <w:style w:type="paragraph" w:styleId="CommentSubject">
    <w:name w:val="annotation subject"/>
    <w:basedOn w:val="CommentText"/>
    <w:next w:val="CommentText"/>
    <w:link w:val="CommentSubjectChar"/>
    <w:uiPriority w:val="99"/>
    <w:semiHidden/>
    <w:unhideWhenUsed/>
    <w:rsid w:val="008360E2"/>
    <w:rPr>
      <w:b/>
      <w:bCs/>
    </w:rPr>
  </w:style>
  <w:style w:type="character" w:customStyle="1" w:styleId="CommentSubjectChar">
    <w:name w:val="Comment Subject Char"/>
    <w:basedOn w:val="CommentTextChar"/>
    <w:link w:val="CommentSubject"/>
    <w:uiPriority w:val="99"/>
    <w:semiHidden/>
    <w:rsid w:val="008360E2"/>
    <w:rPr>
      <w:b/>
      <w:bCs/>
    </w:rPr>
  </w:style>
  <w:style w:type="paragraph" w:styleId="BalloonText">
    <w:name w:val="Balloon Text"/>
    <w:basedOn w:val="Normal"/>
    <w:link w:val="BalloonTextChar"/>
    <w:uiPriority w:val="99"/>
    <w:semiHidden/>
    <w:unhideWhenUsed/>
    <w:rsid w:val="00836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0E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GLERL</Company>
  <LinksUpToDate>false</LinksUpToDate>
  <CharactersWithSpaces>6328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zhangh</dc:creator>
  <cp:keywords/>
  <dc:description/>
  <cp:lastModifiedBy>zhangh</cp:lastModifiedBy>
  <cp:revision>2</cp:revision>
  <dcterms:created xsi:type="dcterms:W3CDTF">2013-02-08T16:17:00Z</dcterms:created>
  <dcterms:modified xsi:type="dcterms:W3CDTF">2013-02-08T16:17:00Z</dcterms:modified>
</cp:coreProperties>
</file>